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151CC" w14:textId="38002D4D" w:rsidR="06BC94BD" w:rsidRDefault="06BC94BD" w:rsidP="421DFC18">
      <w:pPr>
        <w:jc w:val="center"/>
        <w:rPr>
          <w:sz w:val="96"/>
          <w:szCs w:val="96"/>
        </w:rPr>
      </w:pPr>
      <w:r w:rsidRPr="421DFC18">
        <w:rPr>
          <w:sz w:val="96"/>
          <w:szCs w:val="96"/>
        </w:rPr>
        <w:t>Call</w:t>
      </w:r>
      <w:r w:rsidR="775EBA13" w:rsidRPr="421DFC18">
        <w:rPr>
          <w:sz w:val="96"/>
          <w:szCs w:val="96"/>
        </w:rPr>
        <w:t xml:space="preserve">ing Local </w:t>
      </w:r>
      <w:r w:rsidRPr="421DFC18">
        <w:rPr>
          <w:sz w:val="96"/>
          <w:szCs w:val="96"/>
        </w:rPr>
        <w:t>Artists</w:t>
      </w:r>
      <w:r w:rsidR="5C19BA9F" w:rsidRPr="421DFC18">
        <w:rPr>
          <w:sz w:val="96"/>
          <w:szCs w:val="96"/>
        </w:rPr>
        <w:t>!</w:t>
      </w:r>
    </w:p>
    <w:p w14:paraId="3459DE4B" w14:textId="568A8135" w:rsidR="1686879B" w:rsidRDefault="1686879B" w:rsidP="421DFC18">
      <w:pPr>
        <w:jc w:val="center"/>
        <w:rPr>
          <w:sz w:val="72"/>
          <w:szCs w:val="72"/>
        </w:rPr>
      </w:pPr>
      <w:r w:rsidRPr="421DFC18">
        <w:rPr>
          <w:sz w:val="72"/>
          <w:szCs w:val="72"/>
        </w:rPr>
        <w:t xml:space="preserve">Display your art at </w:t>
      </w:r>
      <w:r w:rsidR="06BC94BD" w:rsidRPr="421DFC18">
        <w:rPr>
          <w:sz w:val="72"/>
          <w:szCs w:val="72"/>
        </w:rPr>
        <w:t>the 2026 O</w:t>
      </w:r>
      <w:r w:rsidR="40CE3792" w:rsidRPr="421DFC18">
        <w:rPr>
          <w:sz w:val="72"/>
          <w:szCs w:val="72"/>
        </w:rPr>
        <w:t>E3C Conference</w:t>
      </w:r>
    </w:p>
    <w:p w14:paraId="770F5C9A" w14:textId="77116F86" w:rsidR="06BC94BD" w:rsidRDefault="421057EB" w:rsidP="421DFC18">
      <w:pPr>
        <w:rPr>
          <w:sz w:val="32"/>
          <w:szCs w:val="32"/>
        </w:rPr>
      </w:pPr>
      <w:r w:rsidRPr="5F410D03">
        <w:rPr>
          <w:sz w:val="32"/>
          <w:szCs w:val="32"/>
        </w:rPr>
        <w:t xml:space="preserve">The </w:t>
      </w:r>
      <w:r w:rsidR="616201E1" w:rsidRPr="5F410D03">
        <w:rPr>
          <w:sz w:val="32"/>
          <w:szCs w:val="32"/>
        </w:rPr>
        <w:t>2026 Ontario</w:t>
      </w:r>
      <w:ins w:id="0" w:author="Guest User" w:date="2026-03-25T16:28:00Z" w16du:dateUtc="2026-03-25T16:28:05Z">
        <w:r w:rsidRPr="5F410D03">
          <w:rPr>
            <w:sz w:val="32"/>
            <w:szCs w:val="32"/>
          </w:rPr>
          <w:t xml:space="preserve"> </w:t>
        </w:r>
      </w:ins>
      <w:r w:rsidRPr="5F410D03">
        <w:rPr>
          <w:sz w:val="32"/>
          <w:szCs w:val="32"/>
        </w:rPr>
        <w:t xml:space="preserve">Ecology, Ethology, and Evolution Colloquium (OE3C) is a student-run scientific conference coming to Brock University from </w:t>
      </w:r>
      <w:r w:rsidRPr="5F410D03">
        <w:rPr>
          <w:b/>
          <w:bCs/>
          <w:sz w:val="32"/>
          <w:szCs w:val="32"/>
        </w:rPr>
        <w:t>April 30</w:t>
      </w:r>
      <w:r w:rsidRPr="5F410D03">
        <w:rPr>
          <w:b/>
          <w:bCs/>
          <w:sz w:val="32"/>
          <w:szCs w:val="32"/>
          <w:vertAlign w:val="superscript"/>
        </w:rPr>
        <w:t>th</w:t>
      </w:r>
      <w:r w:rsidRPr="5F410D03">
        <w:rPr>
          <w:b/>
          <w:bCs/>
          <w:sz w:val="32"/>
          <w:szCs w:val="32"/>
        </w:rPr>
        <w:t xml:space="preserve"> to May 2</w:t>
      </w:r>
      <w:r w:rsidRPr="5F410D03">
        <w:rPr>
          <w:b/>
          <w:bCs/>
          <w:sz w:val="32"/>
          <w:szCs w:val="32"/>
          <w:vertAlign w:val="superscript"/>
        </w:rPr>
        <w:t>nd</w:t>
      </w:r>
      <w:r w:rsidRPr="5F410D03">
        <w:rPr>
          <w:b/>
          <w:bCs/>
          <w:sz w:val="32"/>
          <w:szCs w:val="32"/>
        </w:rPr>
        <w:t xml:space="preserve">. </w:t>
      </w:r>
      <w:r w:rsidRPr="5F410D03">
        <w:rPr>
          <w:sz w:val="32"/>
          <w:szCs w:val="32"/>
        </w:rPr>
        <w:t xml:space="preserve">Our theme is “Co-existing within Nature” and we are looking to highlight aspects of the Niagara Region that coincide with this theme. We wish to represent the rich and diverse local art community while providing an opportunity for artists to show off their work to potential </w:t>
      </w:r>
      <w:commentRangeStart w:id="1"/>
      <w:r w:rsidRPr="5F410D03">
        <w:rPr>
          <w:sz w:val="32"/>
          <w:szCs w:val="32"/>
        </w:rPr>
        <w:t>consumers</w:t>
      </w:r>
      <w:commentRangeEnd w:id="1"/>
      <w:r w:rsidR="06BC94BD" w:rsidRPr="5F410D03">
        <w:rPr>
          <w:rStyle w:val="CommentReference"/>
          <w:sz w:val="32"/>
          <w:szCs w:val="32"/>
        </w:rPr>
        <w:commentReference w:id="1"/>
      </w:r>
      <w:r w:rsidRPr="5F410D03">
        <w:rPr>
          <w:sz w:val="32"/>
          <w:szCs w:val="32"/>
        </w:rPr>
        <w:t>.</w:t>
      </w:r>
    </w:p>
    <w:p w14:paraId="3C5B3F4F" w14:textId="477DC29B" w:rsidR="232F0CBB" w:rsidRDefault="232F0CBB" w:rsidP="421DFC18">
      <w:pPr>
        <w:rPr>
          <w:sz w:val="28"/>
          <w:szCs w:val="28"/>
        </w:rPr>
      </w:pPr>
      <w:r w:rsidRPr="421DFC18">
        <w:rPr>
          <w:sz w:val="28"/>
          <w:szCs w:val="28"/>
        </w:rPr>
        <w:t>Display you</w:t>
      </w:r>
      <w:r w:rsidR="4F2ABA94" w:rsidRPr="421DFC18">
        <w:rPr>
          <w:sz w:val="28"/>
          <w:szCs w:val="28"/>
        </w:rPr>
        <w:t xml:space="preserve">r themed art </w:t>
      </w:r>
      <w:r w:rsidR="488230AC" w:rsidRPr="421DFC18">
        <w:rPr>
          <w:sz w:val="28"/>
          <w:szCs w:val="28"/>
        </w:rPr>
        <w:t xml:space="preserve">at the OE3C </w:t>
      </w:r>
      <w:r w:rsidR="20CB1D2F" w:rsidRPr="421DFC18">
        <w:rPr>
          <w:sz w:val="28"/>
          <w:szCs w:val="28"/>
        </w:rPr>
        <w:t>conference where</w:t>
      </w:r>
      <w:r w:rsidR="488230AC" w:rsidRPr="421DFC18">
        <w:rPr>
          <w:sz w:val="28"/>
          <w:szCs w:val="28"/>
        </w:rPr>
        <w:t xml:space="preserve"> your pieces can be admired by</w:t>
      </w:r>
      <w:r w:rsidR="4AE06EED" w:rsidRPr="421DFC18">
        <w:rPr>
          <w:sz w:val="28"/>
          <w:szCs w:val="28"/>
        </w:rPr>
        <w:t xml:space="preserve"> over 200</w:t>
      </w:r>
      <w:r w:rsidR="488230AC" w:rsidRPr="421DFC18">
        <w:rPr>
          <w:sz w:val="28"/>
          <w:szCs w:val="28"/>
        </w:rPr>
        <w:t xml:space="preserve"> attendees </w:t>
      </w:r>
      <w:r w:rsidR="3C4FB0EE" w:rsidRPr="421DFC18">
        <w:rPr>
          <w:sz w:val="28"/>
          <w:szCs w:val="28"/>
        </w:rPr>
        <w:t xml:space="preserve">from across the province of </w:t>
      </w:r>
      <w:r w:rsidR="6C8F502D" w:rsidRPr="421DFC18">
        <w:rPr>
          <w:sz w:val="28"/>
          <w:szCs w:val="28"/>
        </w:rPr>
        <w:t>Ontario.</w:t>
      </w:r>
    </w:p>
    <w:p w14:paraId="39D18645" w14:textId="07300B9E" w:rsidR="6C8F502D" w:rsidRDefault="6C8F502D" w:rsidP="421DFC18">
      <w:pPr>
        <w:rPr>
          <w:sz w:val="28"/>
          <w:szCs w:val="28"/>
        </w:rPr>
      </w:pPr>
      <w:r w:rsidRPr="421DFC18">
        <w:rPr>
          <w:sz w:val="28"/>
          <w:szCs w:val="28"/>
        </w:rPr>
        <w:t>There are many perks, including:</w:t>
      </w:r>
    </w:p>
    <w:p w14:paraId="6A55E5C9" w14:textId="35881112" w:rsidR="756C0717" w:rsidRDefault="756C0717" w:rsidP="421DFC18">
      <w:pPr>
        <w:pStyle w:val="ListParagraph"/>
        <w:numPr>
          <w:ilvl w:val="0"/>
          <w:numId w:val="1"/>
        </w:numPr>
        <w:rPr>
          <w:sz w:val="28"/>
          <w:szCs w:val="28"/>
        </w:rPr>
      </w:pPr>
      <w:r w:rsidRPr="421DFC18">
        <w:rPr>
          <w:sz w:val="28"/>
          <w:szCs w:val="28"/>
        </w:rPr>
        <w:t>Displaying art</w:t>
      </w:r>
      <w:r w:rsidR="7861F9D4" w:rsidRPr="421DFC18">
        <w:rPr>
          <w:sz w:val="28"/>
          <w:szCs w:val="28"/>
        </w:rPr>
        <w:t xml:space="preserve"> in high traffic </w:t>
      </w:r>
      <w:r w:rsidR="35E1CDA8" w:rsidRPr="421DFC18">
        <w:rPr>
          <w:sz w:val="28"/>
          <w:szCs w:val="28"/>
        </w:rPr>
        <w:t>meeting areas</w:t>
      </w:r>
      <w:r w:rsidR="4F0C99C2" w:rsidRPr="421DFC18">
        <w:rPr>
          <w:sz w:val="28"/>
          <w:szCs w:val="28"/>
        </w:rPr>
        <w:t xml:space="preserve"> to maximize visibility</w:t>
      </w:r>
      <w:r w:rsidR="35E1CDA8" w:rsidRPr="421DFC18">
        <w:rPr>
          <w:sz w:val="28"/>
          <w:szCs w:val="28"/>
        </w:rPr>
        <w:t>.</w:t>
      </w:r>
    </w:p>
    <w:p w14:paraId="0E75AD43" w14:textId="6C308D1E" w:rsidR="785CA56A" w:rsidRDefault="421057EB" w:rsidP="421DFC18">
      <w:pPr>
        <w:pStyle w:val="ListParagraph"/>
        <w:numPr>
          <w:ilvl w:val="0"/>
          <w:numId w:val="1"/>
        </w:numPr>
        <w:rPr>
          <w:sz w:val="28"/>
          <w:szCs w:val="28"/>
        </w:rPr>
      </w:pPr>
      <w:r w:rsidRPr="5F410D03">
        <w:rPr>
          <w:sz w:val="28"/>
          <w:szCs w:val="28"/>
        </w:rPr>
        <w:t>Providing signage to promote artist websites, social media, and shops.</w:t>
      </w:r>
    </w:p>
    <w:p w14:paraId="1E37065D" w14:textId="1342C295" w:rsidR="2A4583C5" w:rsidRDefault="421057EB" w:rsidP="421DFC18">
      <w:pPr>
        <w:pStyle w:val="ListParagraph"/>
        <w:numPr>
          <w:ilvl w:val="0"/>
          <w:numId w:val="1"/>
        </w:numPr>
        <w:rPr>
          <w:sz w:val="28"/>
          <w:szCs w:val="28"/>
        </w:rPr>
      </w:pPr>
      <w:r w:rsidRPr="5F410D03">
        <w:rPr>
          <w:sz w:val="28"/>
          <w:szCs w:val="28"/>
        </w:rPr>
        <w:t>A dedicated section of the program giving information for each artist.</w:t>
      </w:r>
    </w:p>
    <w:p w14:paraId="536F5B68" w14:textId="4AD30CD8" w:rsidR="7861F9D4" w:rsidRDefault="7861F9D4" w:rsidP="421DFC18">
      <w:pPr>
        <w:pStyle w:val="ListParagraph"/>
        <w:numPr>
          <w:ilvl w:val="0"/>
          <w:numId w:val="1"/>
        </w:numPr>
        <w:rPr>
          <w:sz w:val="28"/>
          <w:szCs w:val="28"/>
        </w:rPr>
      </w:pPr>
      <w:r w:rsidRPr="421DFC18">
        <w:rPr>
          <w:sz w:val="28"/>
          <w:szCs w:val="28"/>
        </w:rPr>
        <w:t>The opportunity to attend some of the conference presentations and talks</w:t>
      </w:r>
      <w:r w:rsidR="79FAA1AA" w:rsidRPr="421DFC18">
        <w:rPr>
          <w:sz w:val="28"/>
          <w:szCs w:val="28"/>
        </w:rPr>
        <w:t xml:space="preserve"> FOR FREE.</w:t>
      </w:r>
    </w:p>
    <w:p w14:paraId="624F2793" w14:textId="329E8656" w:rsidR="79FAA1AA" w:rsidRDefault="421057EB" w:rsidP="421DFC18">
      <w:pPr>
        <w:rPr>
          <w:sz w:val="28"/>
          <w:szCs w:val="28"/>
        </w:rPr>
      </w:pPr>
      <w:r w:rsidRPr="5F410D03">
        <w:rPr>
          <w:sz w:val="28"/>
          <w:szCs w:val="28"/>
        </w:rPr>
        <w:t>Interested? Need more information?</w:t>
      </w:r>
    </w:p>
    <w:p w14:paraId="72800208" w14:textId="0A986ADB" w:rsidR="79FAA1AA" w:rsidRDefault="79FAA1AA" w:rsidP="421DFC18">
      <w:pPr>
        <w:rPr>
          <w:sz w:val="28"/>
          <w:szCs w:val="28"/>
        </w:rPr>
      </w:pPr>
      <w:r w:rsidRPr="421DFC18">
        <w:rPr>
          <w:sz w:val="28"/>
          <w:szCs w:val="28"/>
        </w:rPr>
        <w:t>Please email OE3C</w:t>
      </w:r>
      <w:r w:rsidR="2869D30B" w:rsidRPr="421DFC18">
        <w:rPr>
          <w:sz w:val="28"/>
          <w:szCs w:val="28"/>
        </w:rPr>
        <w:t xml:space="preserve"> at </w:t>
      </w:r>
      <w:hyperlink r:id="rId12">
        <w:r w:rsidR="2869D30B" w:rsidRPr="421DFC18">
          <w:rPr>
            <w:rStyle w:val="Hyperlink"/>
            <w:sz w:val="28"/>
            <w:szCs w:val="28"/>
          </w:rPr>
          <w:t>oe3official@gmail.com</w:t>
        </w:r>
      </w:hyperlink>
    </w:p>
    <w:p w14:paraId="439777F2" w14:textId="70F8485B" w:rsidR="34D10170" w:rsidRDefault="34D10170" w:rsidP="421DFC18">
      <w:pPr>
        <w:rPr>
          <w:sz w:val="28"/>
          <w:szCs w:val="28"/>
        </w:rPr>
      </w:pPr>
      <w:r w:rsidRPr="421DFC18">
        <w:rPr>
          <w:sz w:val="28"/>
          <w:szCs w:val="28"/>
        </w:rPr>
        <w:t>Follow updates on our social media!</w:t>
      </w:r>
    </w:p>
    <w:p w14:paraId="1AC0CB9A" w14:textId="03B886A1" w:rsidR="34D10170" w:rsidRDefault="34D10170" w:rsidP="421DFC18">
      <w:pPr>
        <w:rPr>
          <w:i/>
          <w:iCs/>
          <w:sz w:val="28"/>
          <w:szCs w:val="28"/>
        </w:rPr>
      </w:pPr>
      <w:r w:rsidRPr="421DFC18">
        <w:rPr>
          <w:i/>
          <w:iCs/>
          <w:sz w:val="28"/>
          <w:szCs w:val="28"/>
        </w:rPr>
        <w:t>Instagram</w:t>
      </w:r>
      <w:r w:rsidR="0D5D2ED6" w:rsidRPr="421DFC18">
        <w:rPr>
          <w:i/>
          <w:iCs/>
          <w:sz w:val="28"/>
          <w:szCs w:val="28"/>
        </w:rPr>
        <w:t xml:space="preserve">, X, </w:t>
      </w:r>
      <w:r w:rsidR="1ED9A6AC" w:rsidRPr="421DFC18">
        <w:rPr>
          <w:i/>
          <w:iCs/>
          <w:sz w:val="28"/>
          <w:szCs w:val="28"/>
        </w:rPr>
        <w:t>Blue Sky Socials will be at the bottom</w:t>
      </w:r>
      <w:r w:rsidR="5A97F613" w:rsidRPr="421DFC18">
        <w:rPr>
          <w:i/>
          <w:iCs/>
          <w:sz w:val="28"/>
          <w:szCs w:val="28"/>
        </w:rPr>
        <w:t xml:space="preserve"> here.</w:t>
      </w:r>
    </w:p>
    <w:sectPr w:rsidR="34D1017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Guest User" w:date="2026-03-25T12:27:00Z" w:initials="GU">
    <w:p w14:paraId="6C173129" w14:textId="15653FC5" w:rsidR="00000000" w:rsidRDefault="00000000">
      <w:r>
        <w:annotationRef/>
      </w:r>
      <w:r w:rsidRPr="7308F143">
        <w:t>Not sure this is the right term but I don't know what to replace it with. Leigh can also edit it as necessary.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1731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AEC88C" w16cex:dateUtc="2026-03-25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173129" w16cid:durableId="1EAEC88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10EE8"/>
    <w:multiLevelType w:val="hybridMultilevel"/>
    <w:tmpl w:val="434668A0"/>
    <w:lvl w:ilvl="0" w:tplc="35F664B2">
      <w:start w:val="1"/>
      <w:numFmt w:val="bullet"/>
      <w:lvlText w:val=""/>
      <w:lvlJc w:val="left"/>
      <w:pPr>
        <w:ind w:left="720" w:hanging="360"/>
      </w:pPr>
      <w:rPr>
        <w:rFonts w:ascii="Symbol" w:hAnsi="Symbol" w:hint="default"/>
      </w:rPr>
    </w:lvl>
    <w:lvl w:ilvl="1" w:tplc="57F8291E">
      <w:start w:val="1"/>
      <w:numFmt w:val="bullet"/>
      <w:lvlText w:val="o"/>
      <w:lvlJc w:val="left"/>
      <w:pPr>
        <w:ind w:left="1440" w:hanging="360"/>
      </w:pPr>
      <w:rPr>
        <w:rFonts w:ascii="Courier New" w:hAnsi="Courier New" w:hint="default"/>
      </w:rPr>
    </w:lvl>
    <w:lvl w:ilvl="2" w:tplc="DB2EFFD0">
      <w:start w:val="1"/>
      <w:numFmt w:val="bullet"/>
      <w:lvlText w:val=""/>
      <w:lvlJc w:val="left"/>
      <w:pPr>
        <w:ind w:left="2160" w:hanging="360"/>
      </w:pPr>
      <w:rPr>
        <w:rFonts w:ascii="Wingdings" w:hAnsi="Wingdings" w:hint="default"/>
      </w:rPr>
    </w:lvl>
    <w:lvl w:ilvl="3" w:tplc="60AAD5D8">
      <w:start w:val="1"/>
      <w:numFmt w:val="bullet"/>
      <w:lvlText w:val=""/>
      <w:lvlJc w:val="left"/>
      <w:pPr>
        <w:ind w:left="2880" w:hanging="360"/>
      </w:pPr>
      <w:rPr>
        <w:rFonts w:ascii="Symbol" w:hAnsi="Symbol" w:hint="default"/>
      </w:rPr>
    </w:lvl>
    <w:lvl w:ilvl="4" w:tplc="795C28DA">
      <w:start w:val="1"/>
      <w:numFmt w:val="bullet"/>
      <w:lvlText w:val="o"/>
      <w:lvlJc w:val="left"/>
      <w:pPr>
        <w:ind w:left="3600" w:hanging="360"/>
      </w:pPr>
      <w:rPr>
        <w:rFonts w:ascii="Courier New" w:hAnsi="Courier New" w:hint="default"/>
      </w:rPr>
    </w:lvl>
    <w:lvl w:ilvl="5" w:tplc="A28A39A0">
      <w:start w:val="1"/>
      <w:numFmt w:val="bullet"/>
      <w:lvlText w:val=""/>
      <w:lvlJc w:val="left"/>
      <w:pPr>
        <w:ind w:left="4320" w:hanging="360"/>
      </w:pPr>
      <w:rPr>
        <w:rFonts w:ascii="Wingdings" w:hAnsi="Wingdings" w:hint="default"/>
      </w:rPr>
    </w:lvl>
    <w:lvl w:ilvl="6" w:tplc="392E2486">
      <w:start w:val="1"/>
      <w:numFmt w:val="bullet"/>
      <w:lvlText w:val=""/>
      <w:lvlJc w:val="left"/>
      <w:pPr>
        <w:ind w:left="5040" w:hanging="360"/>
      </w:pPr>
      <w:rPr>
        <w:rFonts w:ascii="Symbol" w:hAnsi="Symbol" w:hint="default"/>
      </w:rPr>
    </w:lvl>
    <w:lvl w:ilvl="7" w:tplc="87F095DC">
      <w:start w:val="1"/>
      <w:numFmt w:val="bullet"/>
      <w:lvlText w:val="o"/>
      <w:lvlJc w:val="left"/>
      <w:pPr>
        <w:ind w:left="5760" w:hanging="360"/>
      </w:pPr>
      <w:rPr>
        <w:rFonts w:ascii="Courier New" w:hAnsi="Courier New" w:hint="default"/>
      </w:rPr>
    </w:lvl>
    <w:lvl w:ilvl="8" w:tplc="A29CA948">
      <w:start w:val="1"/>
      <w:numFmt w:val="bullet"/>
      <w:lvlText w:val=""/>
      <w:lvlJc w:val="left"/>
      <w:pPr>
        <w:ind w:left="6480" w:hanging="360"/>
      </w:pPr>
      <w:rPr>
        <w:rFonts w:ascii="Wingdings" w:hAnsi="Wingdings" w:hint="default"/>
      </w:rPr>
    </w:lvl>
  </w:abstractNum>
  <w:num w:numId="1" w16cid:durableId="1404915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09AF74"/>
    <w:rsid w:val="001E3396"/>
    <w:rsid w:val="00A704A1"/>
    <w:rsid w:val="00C63D57"/>
    <w:rsid w:val="014E91DA"/>
    <w:rsid w:val="0209AF74"/>
    <w:rsid w:val="022F809D"/>
    <w:rsid w:val="028E7640"/>
    <w:rsid w:val="06807BCF"/>
    <w:rsid w:val="06897CD2"/>
    <w:rsid w:val="06BC94BD"/>
    <w:rsid w:val="07816C70"/>
    <w:rsid w:val="079F3DFB"/>
    <w:rsid w:val="08D776B8"/>
    <w:rsid w:val="095EA54F"/>
    <w:rsid w:val="0B14A2B2"/>
    <w:rsid w:val="0BF018AD"/>
    <w:rsid w:val="0C8192EF"/>
    <w:rsid w:val="0D5D2ED6"/>
    <w:rsid w:val="0D9CEDDA"/>
    <w:rsid w:val="0FDA6D63"/>
    <w:rsid w:val="107A7233"/>
    <w:rsid w:val="128D3E1B"/>
    <w:rsid w:val="138D6486"/>
    <w:rsid w:val="14466E4A"/>
    <w:rsid w:val="15F49F16"/>
    <w:rsid w:val="1686879B"/>
    <w:rsid w:val="1A43CEC9"/>
    <w:rsid w:val="1B252A08"/>
    <w:rsid w:val="1BDC1733"/>
    <w:rsid w:val="1C258C11"/>
    <w:rsid w:val="1DF0328B"/>
    <w:rsid w:val="1ED9A6AC"/>
    <w:rsid w:val="20CB1D2F"/>
    <w:rsid w:val="22223877"/>
    <w:rsid w:val="232F0CBB"/>
    <w:rsid w:val="2446A869"/>
    <w:rsid w:val="257B8451"/>
    <w:rsid w:val="2642E088"/>
    <w:rsid w:val="2682AE7F"/>
    <w:rsid w:val="28193A55"/>
    <w:rsid w:val="2869D30B"/>
    <w:rsid w:val="28E1BD1E"/>
    <w:rsid w:val="2A4583C5"/>
    <w:rsid w:val="2CC780C0"/>
    <w:rsid w:val="2EB3F46D"/>
    <w:rsid w:val="30FE1E4C"/>
    <w:rsid w:val="310B64D5"/>
    <w:rsid w:val="313FADC2"/>
    <w:rsid w:val="31A2C2CB"/>
    <w:rsid w:val="34929216"/>
    <w:rsid w:val="349F4834"/>
    <w:rsid w:val="34D10170"/>
    <w:rsid w:val="35E1CDA8"/>
    <w:rsid w:val="36AAFF10"/>
    <w:rsid w:val="3BB9779F"/>
    <w:rsid w:val="3C4FB0EE"/>
    <w:rsid w:val="3EDFD4FB"/>
    <w:rsid w:val="40CE3792"/>
    <w:rsid w:val="40D26208"/>
    <w:rsid w:val="415A8424"/>
    <w:rsid w:val="421057EB"/>
    <w:rsid w:val="421DFC18"/>
    <w:rsid w:val="43144547"/>
    <w:rsid w:val="43E884E7"/>
    <w:rsid w:val="440F6A4E"/>
    <w:rsid w:val="46002CC1"/>
    <w:rsid w:val="47305772"/>
    <w:rsid w:val="47C5F0BE"/>
    <w:rsid w:val="4828B370"/>
    <w:rsid w:val="488230AC"/>
    <w:rsid w:val="4944ECB5"/>
    <w:rsid w:val="497B3BB9"/>
    <w:rsid w:val="49DB5A50"/>
    <w:rsid w:val="4A1C2EF2"/>
    <w:rsid w:val="4AE06EED"/>
    <w:rsid w:val="4C1616D2"/>
    <w:rsid w:val="4C3FC7E7"/>
    <w:rsid w:val="4C962207"/>
    <w:rsid w:val="4DF32A0D"/>
    <w:rsid w:val="4E410268"/>
    <w:rsid w:val="4F0C99C2"/>
    <w:rsid w:val="4F2ABA94"/>
    <w:rsid w:val="4F92045C"/>
    <w:rsid w:val="510CA4AB"/>
    <w:rsid w:val="511CC226"/>
    <w:rsid w:val="519D5534"/>
    <w:rsid w:val="5617FD4B"/>
    <w:rsid w:val="56670720"/>
    <w:rsid w:val="5A97F613"/>
    <w:rsid w:val="5C19BA9F"/>
    <w:rsid w:val="5D36BFE2"/>
    <w:rsid w:val="5DABA801"/>
    <w:rsid w:val="5F410D03"/>
    <w:rsid w:val="60DB4E15"/>
    <w:rsid w:val="614F954E"/>
    <w:rsid w:val="616201E1"/>
    <w:rsid w:val="63BBF7A8"/>
    <w:rsid w:val="64B3BE8D"/>
    <w:rsid w:val="66AA50AF"/>
    <w:rsid w:val="66CEDA3E"/>
    <w:rsid w:val="6BD24AED"/>
    <w:rsid w:val="6C8F502D"/>
    <w:rsid w:val="6DD14DCF"/>
    <w:rsid w:val="6E2EB98C"/>
    <w:rsid w:val="70C1004D"/>
    <w:rsid w:val="71592431"/>
    <w:rsid w:val="72B3ACC5"/>
    <w:rsid w:val="743FF9BB"/>
    <w:rsid w:val="749A65DE"/>
    <w:rsid w:val="753FF45C"/>
    <w:rsid w:val="755D9AEF"/>
    <w:rsid w:val="756C0717"/>
    <w:rsid w:val="7626C063"/>
    <w:rsid w:val="76298C88"/>
    <w:rsid w:val="775EBA13"/>
    <w:rsid w:val="78218A7A"/>
    <w:rsid w:val="785CA56A"/>
    <w:rsid w:val="7861F9D4"/>
    <w:rsid w:val="79FAA1AA"/>
    <w:rsid w:val="7F922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F9710"/>
  <w15:chartTrackingRefBased/>
  <w15:docId w15:val="{E024DF37-D403-4D39-8E20-827A0EA1B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21DFC18"/>
    <w:pPr>
      <w:ind w:left="720"/>
      <w:contextualSpacing/>
    </w:pPr>
  </w:style>
  <w:style w:type="character" w:styleId="Hyperlink">
    <w:name w:val="Hyperlink"/>
    <w:basedOn w:val="DefaultParagraphFont"/>
    <w:uiPriority w:val="99"/>
    <w:unhideWhenUsed/>
    <w:rsid w:val="421DFC18"/>
    <w:rPr>
      <w:color w:val="467886"/>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1E339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oe3official@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4B94294CB887F42BEEB8F68FE8A24CE" ma:contentTypeVersion="13" ma:contentTypeDescription="Create a new document." ma:contentTypeScope="" ma:versionID="a8ca079e182ddfc12ee31dc9cb9b7f46">
  <xsd:schema xmlns:xsd="http://www.w3.org/2001/XMLSchema" xmlns:xs="http://www.w3.org/2001/XMLSchema" xmlns:p="http://schemas.microsoft.com/office/2006/metadata/properties" xmlns:ns2="4f66800e-b8c8-4f1d-9966-46ed6851c537" xmlns:ns3="ac658da9-eddc-40b3-a3e4-f4ed2eb4c2ea" targetNamespace="http://schemas.microsoft.com/office/2006/metadata/properties" ma:root="true" ma:fieldsID="1bd2490ebfad810c670ff89d61b25ee3" ns2:_="" ns3:_="">
    <xsd:import namespace="4f66800e-b8c8-4f1d-9966-46ed6851c537"/>
    <xsd:import namespace="ac658da9-eddc-40b3-a3e4-f4ed2eb4c2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Location" minOccurs="0"/>
                <xsd:element ref="ns2:Logo"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66800e-b8c8-4f1d-9966-46ed6851c5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8d44918-0402-4173-a38e-4345c47fbb3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Logo" ma:index="18" nillable="true" ma:displayName="Logo " ma:format="Dropdown" ma:internalName="Logo">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c658da9-eddc-40b3-a3e4-f4ed2eb4c2e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5c88de9-26ca-44be-82ce-33109b6030b3}" ma:internalName="TaxCatchAll" ma:showField="CatchAllData" ma:web="ac658da9-eddc-40b3-a3e4-f4ed2eb4c2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f66800e-b8c8-4f1d-9966-46ed6851c537">
      <Terms xmlns="http://schemas.microsoft.com/office/infopath/2007/PartnerControls"/>
    </lcf76f155ced4ddcb4097134ff3c332f>
    <TaxCatchAll xmlns="ac658da9-eddc-40b3-a3e4-f4ed2eb4c2ea" xsi:nil="true"/>
    <Logo xmlns="4f66800e-b8c8-4f1d-9966-46ed6851c537" xsi:nil="true"/>
  </documentManagement>
</p:properties>
</file>

<file path=customXml/itemProps1.xml><?xml version="1.0" encoding="utf-8"?>
<ds:datastoreItem xmlns:ds="http://schemas.openxmlformats.org/officeDocument/2006/customXml" ds:itemID="{2CD951D5-DE68-4F59-9B71-1D01E888AB6C}">
  <ds:schemaRefs>
    <ds:schemaRef ds:uri="http://schemas.microsoft.com/sharepoint/v3/contenttype/forms"/>
  </ds:schemaRefs>
</ds:datastoreItem>
</file>

<file path=customXml/itemProps2.xml><?xml version="1.0" encoding="utf-8"?>
<ds:datastoreItem xmlns:ds="http://schemas.openxmlformats.org/officeDocument/2006/customXml" ds:itemID="{987B0EFD-E1A5-4B29-804F-E873034F79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66800e-b8c8-4f1d-9966-46ed6851c537"/>
    <ds:schemaRef ds:uri="ac658da9-eddc-40b3-a3e4-f4ed2eb4c2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8D5798-F5DB-42F8-8742-B4776D3467B9}">
  <ds:schemaRefs>
    <ds:schemaRef ds:uri="http://schemas.microsoft.com/office/2006/metadata/properties"/>
    <ds:schemaRef ds:uri="http://schemas.microsoft.com/office/infopath/2007/PartnerControls"/>
    <ds:schemaRef ds:uri="4f66800e-b8c8-4f1d-9966-46ed6851c537"/>
    <ds:schemaRef ds:uri="ac658da9-eddc-40b3-a3e4-f4ed2eb4c2e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187</Words>
  <Characters>1016</Characters>
  <Application>Microsoft Office Word</Application>
  <DocSecurity>0</DocSecurity>
  <Lines>23</Lines>
  <Paragraphs>15</Paragraphs>
  <ScaleCrop>false</ScaleCrop>
  <Company/>
  <LinksUpToDate>false</LinksUpToDate>
  <CharactersWithSpaces>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Benton</dc:creator>
  <cp:keywords/>
  <dc:description/>
  <cp:lastModifiedBy>Nicholas Benton</cp:lastModifiedBy>
  <cp:revision>2</cp:revision>
  <dcterms:created xsi:type="dcterms:W3CDTF">2026-03-25T13:19:00Z</dcterms:created>
  <dcterms:modified xsi:type="dcterms:W3CDTF">2026-03-31T15:36:00Z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0x01010044B94294CB887F42BEEB8F68FE8A24CE</vt:lpwstr>
  </property>
  <property fmtid="{D5CDD505-2E9C-101B-9397-08002B2CF9AE}" pid="3" name="MediaServiceImageTags">
    <vt:lpwstr/>
  </property>
</Properties>
</file>