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w:rsidR="7F3D82DB" w:rsidP="7F3D82DB" w:rsidRDefault="7F3D82DB" w14:paraId="3638BF11" w14:textId="2F4FD98A">
      <w:pPr>
        <w:pStyle w:val="Title"/>
        <w:rPr>
          <w:rFonts w:ascii="Times New Roman" w:hAnsi="Times New Roman" w:eastAsia="Times New Roman" w:cs="Times New Roman"/>
        </w:rPr>
      </w:pPr>
    </w:p>
    <w:p xmlns:wp14="http://schemas.microsoft.com/office/word/2010/wordml" w:rsidP="7F3D82DB" wp14:paraId="2C078E63" wp14:textId="5FB7175B">
      <w:pPr>
        <w:pStyle w:val="Title"/>
        <w:rPr>
          <w:rFonts w:ascii="Times New Roman" w:hAnsi="Times New Roman" w:eastAsia="Times New Roman" w:cs="Times New Roman"/>
        </w:rPr>
      </w:pPr>
      <w:r w:rsidRPr="7F3D82DB" w:rsidR="13145550">
        <w:rPr>
          <w:rFonts w:ascii="Times New Roman" w:hAnsi="Times New Roman" w:eastAsia="Times New Roman" w:cs="Times New Roman"/>
        </w:rPr>
        <w:t>Photography 101</w:t>
      </w:r>
      <w:r w:rsidRPr="7F3D82DB" w:rsidR="6E0F4CBC">
        <w:rPr>
          <w:rFonts w:ascii="Times New Roman" w:hAnsi="Times New Roman" w:eastAsia="Times New Roman" w:cs="Times New Roman"/>
        </w:rPr>
        <w:t xml:space="preserve"> with Dr. Kiyoko Gotanda </w:t>
      </w:r>
    </w:p>
    <w:p w:rsidR="7F3D82DB" w:rsidP="7F3D82DB" w:rsidRDefault="7F3D82DB" w14:paraId="5D6695A6" w14:textId="587BCC4F">
      <w:pPr>
        <w:pStyle w:val="Normal"/>
      </w:pPr>
    </w:p>
    <w:p w:rsidR="74366DC9" w:rsidP="7F3D82DB" w:rsidRDefault="74366DC9" w14:paraId="12ACE319" w14:textId="38D0FE87">
      <w:pPr>
        <w:pStyle w:val="Normal"/>
      </w:pPr>
      <w:r w:rsidRPr="7F3D82DB" w:rsidR="74366DC9">
        <w:rPr>
          <w:rFonts w:ascii="Times New Roman" w:hAnsi="Times New Roman" w:eastAsia="Times New Roman" w:cs="Times New Roman"/>
        </w:rPr>
        <w:t>Thursday</w:t>
      </w:r>
      <w:r w:rsidRPr="7F3D82DB" w:rsidR="75EBE433">
        <w:rPr>
          <w:rFonts w:ascii="Times New Roman" w:hAnsi="Times New Roman" w:eastAsia="Times New Roman" w:cs="Times New Roman"/>
        </w:rPr>
        <w:t>,</w:t>
      </w:r>
      <w:r w:rsidRPr="7F3D82DB" w:rsidR="74366DC9">
        <w:rPr>
          <w:rFonts w:ascii="Times New Roman" w:hAnsi="Times New Roman" w:eastAsia="Times New Roman" w:cs="Times New Roman"/>
        </w:rPr>
        <w:t xml:space="preserve"> April 30</w:t>
      </w:r>
      <w:r w:rsidRPr="7F3D82DB" w:rsidR="74366DC9">
        <w:rPr>
          <w:rFonts w:ascii="Times New Roman" w:hAnsi="Times New Roman" w:eastAsia="Times New Roman" w:cs="Times New Roman"/>
          <w:vertAlign w:val="superscript"/>
        </w:rPr>
        <w:t>th</w:t>
      </w:r>
      <w:r w:rsidRPr="7F3D82DB" w:rsidR="74366DC9">
        <w:rPr>
          <w:rFonts w:ascii="Times New Roman" w:hAnsi="Times New Roman" w:eastAsia="Times New Roman" w:cs="Times New Roman"/>
        </w:rPr>
        <w:t>, 2026. 10:00am to 11:00am</w:t>
      </w:r>
    </w:p>
    <w:p w:rsidR="152A1FFD" w:rsidP="7F3D82DB" w:rsidRDefault="152A1FFD" w14:paraId="47A2B7F1" w14:textId="297C9DA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7F3D82DB" w:rsidR="152A1FFD">
        <w:rPr>
          <w:rFonts w:ascii="Times New Roman" w:hAnsi="Times New Roman" w:eastAsia="Times New Roman" w:cs="Times New Roman"/>
          <w:b w:val="1"/>
          <w:bCs w:val="1"/>
        </w:rPr>
        <w:t xml:space="preserve">Bring your </w:t>
      </w:r>
      <w:r w:rsidRPr="7F3D82DB" w:rsidR="152A1FFD">
        <w:rPr>
          <w:rFonts w:ascii="Times New Roman" w:hAnsi="Times New Roman" w:eastAsia="Times New Roman" w:cs="Times New Roman"/>
          <w:b w:val="1"/>
          <w:bCs w:val="1"/>
        </w:rPr>
        <w:t>camera!!!</w:t>
      </w:r>
      <w:r w:rsidRPr="7F3D82DB" w:rsidR="229CDAA9">
        <w:rPr>
          <w:rFonts w:ascii="Times New Roman" w:hAnsi="Times New Roman" w:eastAsia="Times New Roman" w:cs="Times New Roman"/>
          <w:b w:val="1"/>
          <w:bCs w:val="1"/>
        </w:rPr>
        <w:t xml:space="preserve"> Come if you </w:t>
      </w:r>
      <w:r w:rsidRPr="7F3D82DB" w:rsidR="229CDAA9">
        <w:rPr>
          <w:rFonts w:ascii="Times New Roman" w:hAnsi="Times New Roman" w:eastAsia="Times New Roman" w:cs="Times New Roman"/>
          <w:b w:val="1"/>
          <w:bCs w:val="1"/>
        </w:rPr>
        <w:t>don’t</w:t>
      </w:r>
      <w:r w:rsidRPr="7F3D82DB" w:rsidR="229CDAA9">
        <w:rPr>
          <w:rFonts w:ascii="Times New Roman" w:hAnsi="Times New Roman" w:eastAsia="Times New Roman" w:cs="Times New Roman"/>
          <w:b w:val="1"/>
          <w:bCs w:val="1"/>
        </w:rPr>
        <w:t xml:space="preserve"> have </w:t>
      </w:r>
      <w:r w:rsidRPr="7F3D82DB" w:rsidR="229CDAA9">
        <w:rPr>
          <w:rFonts w:ascii="Times New Roman" w:hAnsi="Times New Roman" w:eastAsia="Times New Roman" w:cs="Times New Roman"/>
          <w:b w:val="1"/>
          <w:bCs w:val="1"/>
        </w:rPr>
        <w:t>one!!</w:t>
      </w:r>
      <w:r w:rsidRPr="7F3D82DB" w:rsidR="229CDAA9">
        <w:rPr>
          <w:rFonts w:ascii="Times New Roman" w:hAnsi="Times New Roman" w:eastAsia="Times New Roman" w:cs="Times New Roman"/>
          <w:b w:val="1"/>
          <w:bCs w:val="1"/>
        </w:rPr>
        <w:t>!</w:t>
      </w:r>
    </w:p>
    <w:p w:rsidR="13145550" w:rsidP="7F3D82DB" w:rsidRDefault="13145550" w14:paraId="150BD0D9" w14:textId="268B3343">
      <w:pPr>
        <w:pStyle w:val="Normal"/>
        <w:rPr>
          <w:rFonts w:ascii="Times New Roman" w:hAnsi="Times New Roman" w:eastAsia="Times New Roman" w:cs="Times New Roman"/>
        </w:rPr>
      </w:pPr>
      <w:r w:rsidRPr="7F3D82DB" w:rsidR="13145550">
        <w:rPr>
          <w:rFonts w:ascii="Times New Roman" w:hAnsi="Times New Roman" w:eastAsia="Times New Roman" w:cs="Times New Roman"/>
        </w:rPr>
        <w:t xml:space="preserve">Photography </w:t>
      </w:r>
      <w:r w:rsidRPr="7F3D82DB" w:rsidR="5CAE53E4">
        <w:rPr>
          <w:rFonts w:ascii="Times New Roman" w:hAnsi="Times New Roman" w:eastAsia="Times New Roman" w:cs="Times New Roman"/>
        </w:rPr>
        <w:t>is</w:t>
      </w:r>
      <w:r w:rsidRPr="7F3D82DB" w:rsidR="13145550">
        <w:rPr>
          <w:rFonts w:ascii="Times New Roman" w:hAnsi="Times New Roman" w:eastAsia="Times New Roman" w:cs="Times New Roman"/>
        </w:rPr>
        <w:t xml:space="preserve"> a</w:t>
      </w:r>
      <w:r w:rsidRPr="7F3D82DB" w:rsidR="6F320BF1">
        <w:rPr>
          <w:rFonts w:ascii="Times New Roman" w:hAnsi="Times New Roman" w:eastAsia="Times New Roman" w:cs="Times New Roman"/>
        </w:rPr>
        <w:t>n i</w:t>
      </w:r>
      <w:r w:rsidRPr="7F3D82DB" w:rsidR="1F51C890">
        <w:rPr>
          <w:rFonts w:ascii="Times New Roman" w:hAnsi="Times New Roman" w:eastAsia="Times New Roman" w:cs="Times New Roman"/>
        </w:rPr>
        <w:t>ntegral</w:t>
      </w:r>
      <w:r w:rsidRPr="7F3D82DB" w:rsidR="6F320BF1">
        <w:rPr>
          <w:rFonts w:ascii="Times New Roman" w:hAnsi="Times New Roman" w:eastAsia="Times New Roman" w:cs="Times New Roman"/>
        </w:rPr>
        <w:t xml:space="preserve"> tool</w:t>
      </w:r>
      <w:r w:rsidRPr="7F3D82DB" w:rsidR="6F320BF1">
        <w:rPr>
          <w:rFonts w:ascii="Times New Roman" w:hAnsi="Times New Roman" w:eastAsia="Times New Roman" w:cs="Times New Roman"/>
        </w:rPr>
        <w:t xml:space="preserve"> </w:t>
      </w:r>
      <w:r w:rsidRPr="7F3D82DB" w:rsidR="66CA34B8">
        <w:rPr>
          <w:rFonts w:ascii="Times New Roman" w:hAnsi="Times New Roman" w:eastAsia="Times New Roman" w:cs="Times New Roman"/>
        </w:rPr>
        <w:t>for enhancing human</w:t>
      </w:r>
      <w:r w:rsidRPr="7F3D82DB" w:rsidR="49F97489">
        <w:rPr>
          <w:rFonts w:ascii="Times New Roman" w:hAnsi="Times New Roman" w:eastAsia="Times New Roman" w:cs="Times New Roman"/>
        </w:rPr>
        <w:t>ity</w:t>
      </w:r>
      <w:r w:rsidRPr="7F3D82DB" w:rsidR="66CA34B8">
        <w:rPr>
          <w:rFonts w:ascii="Times New Roman" w:hAnsi="Times New Roman" w:eastAsia="Times New Roman" w:cs="Times New Roman"/>
        </w:rPr>
        <w:t xml:space="preserve">’s connection with their </w:t>
      </w:r>
      <w:r w:rsidRPr="7F3D82DB" w:rsidR="0AD23ED5">
        <w:rPr>
          <w:rFonts w:ascii="Times New Roman" w:hAnsi="Times New Roman" w:eastAsia="Times New Roman" w:cs="Times New Roman"/>
        </w:rPr>
        <w:t>environment</w:t>
      </w:r>
      <w:r w:rsidRPr="7F3D82DB" w:rsidR="66CA34B8">
        <w:rPr>
          <w:rFonts w:ascii="Times New Roman" w:hAnsi="Times New Roman" w:eastAsia="Times New Roman" w:cs="Times New Roman"/>
        </w:rPr>
        <w:t>.</w:t>
      </w:r>
      <w:r w:rsidRPr="7F3D82DB" w:rsidR="59802B33">
        <w:rPr>
          <w:rFonts w:ascii="Times New Roman" w:hAnsi="Times New Roman" w:eastAsia="Times New Roman" w:cs="Times New Roman"/>
        </w:rPr>
        <w:t xml:space="preserve"> Researchers, </w:t>
      </w:r>
      <w:r w:rsidRPr="7F3D82DB" w:rsidR="0FE17419">
        <w:rPr>
          <w:rFonts w:ascii="Times New Roman" w:hAnsi="Times New Roman" w:eastAsia="Times New Roman" w:cs="Times New Roman"/>
        </w:rPr>
        <w:t>hobbyists</w:t>
      </w:r>
      <w:r w:rsidRPr="7F3D82DB" w:rsidR="59802B33">
        <w:rPr>
          <w:rFonts w:ascii="Times New Roman" w:hAnsi="Times New Roman" w:eastAsia="Times New Roman" w:cs="Times New Roman"/>
        </w:rPr>
        <w:t xml:space="preserve">, and </w:t>
      </w:r>
      <w:r w:rsidRPr="7F3D82DB" w:rsidR="77C28FDC">
        <w:rPr>
          <w:rFonts w:ascii="Times New Roman" w:hAnsi="Times New Roman" w:eastAsia="Times New Roman" w:cs="Times New Roman"/>
        </w:rPr>
        <w:t>casual nature enjoyers</w:t>
      </w:r>
      <w:r w:rsidRPr="7F3D82DB" w:rsidR="5B81B1FA">
        <w:rPr>
          <w:rFonts w:ascii="Times New Roman" w:hAnsi="Times New Roman" w:eastAsia="Times New Roman" w:cs="Times New Roman"/>
        </w:rPr>
        <w:t xml:space="preserve"> use photography </w:t>
      </w:r>
      <w:r w:rsidRPr="7F3D82DB" w:rsidR="0907C4AB">
        <w:rPr>
          <w:rFonts w:ascii="Times New Roman" w:hAnsi="Times New Roman" w:eastAsia="Times New Roman" w:cs="Times New Roman"/>
        </w:rPr>
        <w:t>as a method of communicating the natural world</w:t>
      </w:r>
      <w:r w:rsidRPr="7F3D82DB" w:rsidR="5F9056BB">
        <w:rPr>
          <w:rFonts w:ascii="Times New Roman" w:hAnsi="Times New Roman" w:eastAsia="Times New Roman" w:cs="Times New Roman"/>
        </w:rPr>
        <w:t xml:space="preserve"> to broad audiences.</w:t>
      </w:r>
      <w:r w:rsidRPr="7F3D82DB" w:rsidR="0907C4AB">
        <w:rPr>
          <w:rFonts w:ascii="Times New Roman" w:hAnsi="Times New Roman" w:eastAsia="Times New Roman" w:cs="Times New Roman"/>
        </w:rPr>
        <w:t xml:space="preserve"> </w:t>
      </w:r>
      <w:r w:rsidRPr="7F3D82DB" w:rsidR="66CA34B8">
        <w:rPr>
          <w:rFonts w:ascii="Times New Roman" w:hAnsi="Times New Roman" w:eastAsia="Times New Roman" w:cs="Times New Roman"/>
        </w:rPr>
        <w:t>As c</w:t>
      </w:r>
      <w:r w:rsidRPr="7F3D82DB" w:rsidR="1DDE67C2">
        <w:rPr>
          <w:rFonts w:ascii="Times New Roman" w:hAnsi="Times New Roman" w:eastAsia="Times New Roman" w:cs="Times New Roman"/>
        </w:rPr>
        <w:t>amera</w:t>
      </w:r>
      <w:r w:rsidRPr="7F3D82DB" w:rsidR="17C5D71C">
        <w:rPr>
          <w:rFonts w:ascii="Times New Roman" w:hAnsi="Times New Roman" w:eastAsia="Times New Roman" w:cs="Times New Roman"/>
        </w:rPr>
        <w:t xml:space="preserve"> quality and </w:t>
      </w:r>
      <w:r w:rsidRPr="7F3D82DB" w:rsidR="546A104D">
        <w:rPr>
          <w:rFonts w:ascii="Times New Roman" w:hAnsi="Times New Roman" w:eastAsia="Times New Roman" w:cs="Times New Roman"/>
        </w:rPr>
        <w:t>accessibility</w:t>
      </w:r>
      <w:r w:rsidRPr="7F3D82DB" w:rsidR="67570EC4">
        <w:rPr>
          <w:rFonts w:ascii="Times New Roman" w:hAnsi="Times New Roman" w:eastAsia="Times New Roman" w:cs="Times New Roman"/>
        </w:rPr>
        <w:t xml:space="preserve"> </w:t>
      </w:r>
      <w:r w:rsidRPr="7F3D82DB" w:rsidR="49D67842">
        <w:rPr>
          <w:rFonts w:ascii="Times New Roman" w:hAnsi="Times New Roman" w:eastAsia="Times New Roman" w:cs="Times New Roman"/>
        </w:rPr>
        <w:t>increase</w:t>
      </w:r>
      <w:r w:rsidRPr="7F3D82DB" w:rsidR="1E4E0165">
        <w:rPr>
          <w:rFonts w:ascii="Times New Roman" w:hAnsi="Times New Roman" w:eastAsia="Times New Roman" w:cs="Times New Roman"/>
        </w:rPr>
        <w:t xml:space="preserve"> with time</w:t>
      </w:r>
      <w:r w:rsidRPr="7F3D82DB" w:rsidR="1DDE67C2">
        <w:rPr>
          <w:rFonts w:ascii="Times New Roman" w:hAnsi="Times New Roman" w:eastAsia="Times New Roman" w:cs="Times New Roman"/>
        </w:rPr>
        <w:t xml:space="preserve">, </w:t>
      </w:r>
      <w:r w:rsidRPr="7F3D82DB" w:rsidR="3C8A7E9C">
        <w:rPr>
          <w:rFonts w:ascii="Times New Roman" w:hAnsi="Times New Roman" w:eastAsia="Times New Roman" w:cs="Times New Roman"/>
        </w:rPr>
        <w:t xml:space="preserve">it is now easier than ever for </w:t>
      </w:r>
      <w:r w:rsidRPr="7F3D82DB" w:rsidR="19B899BA">
        <w:rPr>
          <w:rFonts w:ascii="Times New Roman" w:hAnsi="Times New Roman" w:eastAsia="Times New Roman" w:cs="Times New Roman"/>
        </w:rPr>
        <w:t>anyone</w:t>
      </w:r>
      <w:r w:rsidRPr="7F3D82DB" w:rsidR="7ADCA72E">
        <w:rPr>
          <w:rFonts w:ascii="Times New Roman" w:hAnsi="Times New Roman" w:eastAsia="Times New Roman" w:cs="Times New Roman"/>
        </w:rPr>
        <w:t xml:space="preserve"> to produce high quality photographs. </w:t>
      </w:r>
    </w:p>
    <w:p w:rsidR="3C88E4C5" w:rsidP="7F3D82DB" w:rsidRDefault="3C88E4C5" w14:paraId="6409C337" w14:textId="79EB17BF">
      <w:pPr>
        <w:pStyle w:val="Normal"/>
        <w:rPr>
          <w:rFonts w:ascii="Times New Roman" w:hAnsi="Times New Roman" w:eastAsia="Times New Roman" w:cs="Times New Roman"/>
        </w:rPr>
      </w:pPr>
      <w:r w:rsidRPr="7F3D82DB" w:rsidR="3C88E4C5">
        <w:rPr>
          <w:rFonts w:ascii="Times New Roman" w:hAnsi="Times New Roman" w:eastAsia="Times New Roman" w:cs="Times New Roman"/>
        </w:rPr>
        <w:t xml:space="preserve">Join Dr. Kiyoko Gotanda in exploring the </w:t>
      </w:r>
      <w:r w:rsidRPr="7F3D82DB" w:rsidR="16BD9D05">
        <w:rPr>
          <w:rFonts w:ascii="Times New Roman" w:hAnsi="Times New Roman" w:eastAsia="Times New Roman" w:cs="Times New Roman"/>
        </w:rPr>
        <w:t xml:space="preserve">principles of </w:t>
      </w:r>
      <w:r w:rsidRPr="7F3D82DB" w:rsidR="733D5BA7">
        <w:rPr>
          <w:rFonts w:ascii="Times New Roman" w:hAnsi="Times New Roman" w:eastAsia="Times New Roman" w:cs="Times New Roman"/>
        </w:rPr>
        <w:t>photography</w:t>
      </w:r>
      <w:r w:rsidRPr="7F3D82DB" w:rsidR="16BD9D05">
        <w:rPr>
          <w:rFonts w:ascii="Times New Roman" w:hAnsi="Times New Roman" w:eastAsia="Times New Roman" w:cs="Times New Roman"/>
        </w:rPr>
        <w:t xml:space="preserve"> from the basics</w:t>
      </w:r>
      <w:r w:rsidRPr="7F3D82DB" w:rsidR="07C5E816">
        <w:rPr>
          <w:rFonts w:ascii="Times New Roman" w:hAnsi="Times New Roman" w:eastAsia="Times New Roman" w:cs="Times New Roman"/>
        </w:rPr>
        <w:t xml:space="preserve"> </w:t>
      </w:r>
      <w:r w:rsidRPr="7F3D82DB" w:rsidR="6DF62798">
        <w:rPr>
          <w:rFonts w:ascii="Times New Roman" w:hAnsi="Times New Roman" w:eastAsia="Times New Roman" w:cs="Times New Roman"/>
        </w:rPr>
        <w:t xml:space="preserve">of the right camera settings </w:t>
      </w:r>
      <w:r w:rsidRPr="7F3D82DB" w:rsidR="07C5E816">
        <w:rPr>
          <w:rFonts w:ascii="Times New Roman" w:hAnsi="Times New Roman" w:eastAsia="Times New Roman" w:cs="Times New Roman"/>
        </w:rPr>
        <w:t xml:space="preserve">to </w:t>
      </w:r>
      <w:r w:rsidRPr="7F3D82DB" w:rsidR="462AC3F2">
        <w:rPr>
          <w:rFonts w:ascii="Times New Roman" w:hAnsi="Times New Roman" w:eastAsia="Times New Roman" w:cs="Times New Roman"/>
        </w:rPr>
        <w:t>advanced</w:t>
      </w:r>
      <w:r w:rsidRPr="7F3D82DB" w:rsidR="07C5E816">
        <w:rPr>
          <w:rFonts w:ascii="Times New Roman" w:hAnsi="Times New Roman" w:eastAsia="Times New Roman" w:cs="Times New Roman"/>
        </w:rPr>
        <w:t xml:space="preserve"> </w:t>
      </w:r>
      <w:r w:rsidRPr="7F3D82DB" w:rsidR="07C5E816">
        <w:rPr>
          <w:rFonts w:ascii="Times New Roman" w:hAnsi="Times New Roman" w:eastAsia="Times New Roman" w:cs="Times New Roman"/>
        </w:rPr>
        <w:t>techniques.</w:t>
      </w:r>
      <w:r w:rsidRPr="7F3D82DB" w:rsidR="16BD9D05">
        <w:rPr>
          <w:rFonts w:ascii="Times New Roman" w:hAnsi="Times New Roman" w:eastAsia="Times New Roman" w:cs="Times New Roman"/>
        </w:rPr>
        <w:t xml:space="preserve"> </w:t>
      </w:r>
      <w:r w:rsidRPr="7F3D82DB" w:rsidR="5AAB0002">
        <w:rPr>
          <w:rFonts w:ascii="Times New Roman" w:hAnsi="Times New Roman" w:eastAsia="Times New Roman" w:cs="Times New Roman"/>
        </w:rPr>
        <w:t>Important aspects of photography such as focus, lighting, aspect ratio</w:t>
      </w:r>
      <w:r w:rsidRPr="7F3D82DB" w:rsidR="7164DCE0">
        <w:rPr>
          <w:rFonts w:ascii="Times New Roman" w:hAnsi="Times New Roman" w:eastAsia="Times New Roman" w:cs="Times New Roman"/>
        </w:rPr>
        <w:t>s</w:t>
      </w:r>
      <w:r w:rsidRPr="7F3D82DB" w:rsidR="5AAB0002">
        <w:rPr>
          <w:rFonts w:ascii="Times New Roman" w:hAnsi="Times New Roman" w:eastAsia="Times New Roman" w:cs="Times New Roman"/>
        </w:rPr>
        <w:t>, and more will be</w:t>
      </w:r>
      <w:r w:rsidRPr="7F3D82DB" w:rsidR="10734341">
        <w:rPr>
          <w:rFonts w:ascii="Times New Roman" w:hAnsi="Times New Roman" w:eastAsia="Times New Roman" w:cs="Times New Roman"/>
        </w:rPr>
        <w:t xml:space="preserve"> discussed.</w:t>
      </w:r>
      <w:r w:rsidRPr="7F3D82DB" w:rsidR="5AAB0002">
        <w:rPr>
          <w:rFonts w:ascii="Times New Roman" w:hAnsi="Times New Roman" w:eastAsia="Times New Roman" w:cs="Times New Roman"/>
        </w:rPr>
        <w:t xml:space="preserve"> </w:t>
      </w:r>
      <w:r w:rsidRPr="7F3D82DB" w:rsidR="455A112A">
        <w:rPr>
          <w:rFonts w:ascii="Times New Roman" w:hAnsi="Times New Roman" w:eastAsia="Times New Roman" w:cs="Times New Roman"/>
        </w:rPr>
        <w:t>F</w:t>
      </w:r>
      <w:r w:rsidRPr="7F3D82DB" w:rsidR="442D38B5">
        <w:rPr>
          <w:rFonts w:ascii="Times New Roman" w:hAnsi="Times New Roman" w:eastAsia="Times New Roman" w:cs="Times New Roman"/>
        </w:rPr>
        <w:t>rom the most expensive macro rigs to phone cameras</w:t>
      </w:r>
      <w:r w:rsidRPr="7F3D82DB" w:rsidR="5B9DE0A7">
        <w:rPr>
          <w:rFonts w:ascii="Times New Roman" w:hAnsi="Times New Roman" w:eastAsia="Times New Roman" w:cs="Times New Roman"/>
        </w:rPr>
        <w:t xml:space="preserve">, this workshop will provide valuable information for getting the perfect </w:t>
      </w:r>
      <w:r w:rsidRPr="7F3D82DB" w:rsidR="5B9DE0A7">
        <w:rPr>
          <w:rFonts w:ascii="Times New Roman" w:hAnsi="Times New Roman" w:eastAsia="Times New Roman" w:cs="Times New Roman"/>
        </w:rPr>
        <w:t>shot</w:t>
      </w:r>
      <w:r w:rsidRPr="7F3D82DB" w:rsidR="5B9DE0A7">
        <w:rPr>
          <w:rFonts w:ascii="Times New Roman" w:hAnsi="Times New Roman" w:eastAsia="Times New Roman" w:cs="Times New Roman"/>
        </w:rPr>
        <w:t xml:space="preserve"> n</w:t>
      </w:r>
      <w:r w:rsidRPr="7F3D82DB" w:rsidR="1BF28FAF">
        <w:rPr>
          <w:rFonts w:ascii="Times New Roman" w:hAnsi="Times New Roman" w:eastAsia="Times New Roman" w:cs="Times New Roman"/>
        </w:rPr>
        <w:t>o</w:t>
      </w:r>
      <w:r w:rsidRPr="7F3D82DB" w:rsidR="3967AD73">
        <w:rPr>
          <w:rFonts w:ascii="Times New Roman" w:hAnsi="Times New Roman" w:eastAsia="Times New Roman" w:cs="Times New Roman"/>
        </w:rPr>
        <w:t>-</w:t>
      </w:r>
      <w:r w:rsidRPr="7F3D82DB" w:rsidR="1BF28FAF">
        <w:rPr>
          <w:rFonts w:ascii="Times New Roman" w:hAnsi="Times New Roman" w:eastAsia="Times New Roman" w:cs="Times New Roman"/>
        </w:rPr>
        <w:t>matter</w:t>
      </w:r>
      <w:r w:rsidRPr="7F3D82DB" w:rsidR="1BF28FAF">
        <w:rPr>
          <w:rFonts w:ascii="Times New Roman" w:hAnsi="Times New Roman" w:eastAsia="Times New Roman" w:cs="Times New Roman"/>
        </w:rPr>
        <w:t xml:space="preserve"> </w:t>
      </w:r>
      <w:r w:rsidRPr="7F3D82DB" w:rsidR="4EDDCB6A">
        <w:rPr>
          <w:rFonts w:ascii="Times New Roman" w:hAnsi="Times New Roman" w:eastAsia="Times New Roman" w:cs="Times New Roman"/>
        </w:rPr>
        <w:t xml:space="preserve">your </w:t>
      </w:r>
      <w:r w:rsidRPr="7F3D82DB" w:rsidR="1BF28FAF">
        <w:rPr>
          <w:rFonts w:ascii="Times New Roman" w:hAnsi="Times New Roman" w:eastAsia="Times New Roman" w:cs="Times New Roman"/>
        </w:rPr>
        <w:t>hardware</w:t>
      </w:r>
      <w:r w:rsidRPr="7F3D82DB" w:rsidR="02B35F73">
        <w:rPr>
          <w:rFonts w:ascii="Times New Roman" w:hAnsi="Times New Roman" w:eastAsia="Times New Roman" w:cs="Times New Roman"/>
        </w:rPr>
        <w:t>.</w:t>
      </w:r>
      <w:r w:rsidRPr="7F3D82DB" w:rsidR="1BF28FAF">
        <w:rPr>
          <w:rFonts w:ascii="Times New Roman" w:hAnsi="Times New Roman" w:eastAsia="Times New Roman" w:cs="Times New Roman"/>
        </w:rPr>
        <w:t xml:space="preserve"> </w:t>
      </w:r>
      <w:r w:rsidRPr="7F3D82DB" w:rsidR="1845FE24">
        <w:rPr>
          <w:rFonts w:ascii="Times New Roman" w:hAnsi="Times New Roman" w:eastAsia="Times New Roman" w:cs="Times New Roman"/>
        </w:rPr>
        <w:t>You wil</w:t>
      </w:r>
      <w:r w:rsidRPr="7F3D82DB" w:rsidR="361780C7">
        <w:rPr>
          <w:rFonts w:ascii="Times New Roman" w:hAnsi="Times New Roman" w:eastAsia="Times New Roman" w:cs="Times New Roman"/>
        </w:rPr>
        <w:t>l</w:t>
      </w:r>
      <w:r w:rsidRPr="7F3D82DB" w:rsidR="1845FE24">
        <w:rPr>
          <w:rFonts w:ascii="Times New Roman" w:hAnsi="Times New Roman" w:eastAsia="Times New Roman" w:cs="Times New Roman"/>
        </w:rPr>
        <w:t xml:space="preserve"> have a chance to</w:t>
      </w:r>
      <w:r w:rsidRPr="7F3D82DB" w:rsidR="43155511">
        <w:rPr>
          <w:rFonts w:ascii="Times New Roman" w:hAnsi="Times New Roman" w:eastAsia="Times New Roman" w:cs="Times New Roman"/>
        </w:rPr>
        <w:t xml:space="preserve"> practic</w:t>
      </w:r>
      <w:r w:rsidRPr="7F3D82DB" w:rsidR="33F621BC">
        <w:rPr>
          <w:rFonts w:ascii="Times New Roman" w:hAnsi="Times New Roman" w:eastAsia="Times New Roman" w:cs="Times New Roman"/>
        </w:rPr>
        <w:t>e</w:t>
      </w:r>
      <w:r w:rsidRPr="7F3D82DB" w:rsidR="43155511">
        <w:rPr>
          <w:rFonts w:ascii="Times New Roman" w:hAnsi="Times New Roman" w:eastAsia="Times New Roman" w:cs="Times New Roman"/>
        </w:rPr>
        <w:t xml:space="preserve"> your skills by </w:t>
      </w:r>
      <w:r w:rsidRPr="7F3D82DB" w:rsidR="7EF39242">
        <w:rPr>
          <w:rFonts w:ascii="Times New Roman" w:hAnsi="Times New Roman" w:eastAsia="Times New Roman" w:cs="Times New Roman"/>
        </w:rPr>
        <w:t>photographing</w:t>
      </w:r>
      <w:r w:rsidRPr="7F3D82DB" w:rsidR="43155511">
        <w:rPr>
          <w:rFonts w:ascii="Times New Roman" w:hAnsi="Times New Roman" w:eastAsia="Times New Roman" w:cs="Times New Roman"/>
        </w:rPr>
        <w:t xml:space="preserve"> </w:t>
      </w:r>
      <w:r w:rsidRPr="7F3D82DB" w:rsidR="51C37B17">
        <w:rPr>
          <w:rFonts w:ascii="Times New Roman" w:hAnsi="Times New Roman" w:eastAsia="Times New Roman" w:cs="Times New Roman"/>
        </w:rPr>
        <w:t>the</w:t>
      </w:r>
      <w:r w:rsidRPr="7F3D82DB" w:rsidR="43155511">
        <w:rPr>
          <w:rFonts w:ascii="Times New Roman" w:hAnsi="Times New Roman" w:eastAsia="Times New Roman" w:cs="Times New Roman"/>
        </w:rPr>
        <w:t xml:space="preserve"> stunning scenery </w:t>
      </w:r>
      <w:r w:rsidRPr="7F3D82DB" w:rsidR="0265F72F">
        <w:rPr>
          <w:rFonts w:ascii="Times New Roman" w:hAnsi="Times New Roman" w:eastAsia="Times New Roman" w:cs="Times New Roman"/>
        </w:rPr>
        <w:t xml:space="preserve">and biota of the </w:t>
      </w:r>
      <w:r w:rsidRPr="7F3D82DB" w:rsidR="3E6B47B6">
        <w:rPr>
          <w:rFonts w:ascii="Times New Roman" w:hAnsi="Times New Roman" w:eastAsia="Times New Roman" w:cs="Times New Roman"/>
        </w:rPr>
        <w:t>UNESCO Niagara Escarpment Biosphere surrounding Brock Univers</w:t>
      </w:r>
      <w:r w:rsidRPr="7F3D82DB" w:rsidR="4F15C83D">
        <w:rPr>
          <w:rFonts w:ascii="Times New Roman" w:hAnsi="Times New Roman" w:eastAsia="Times New Roman" w:cs="Times New Roman"/>
        </w:rPr>
        <w:t>it</w:t>
      </w:r>
      <w:r w:rsidRPr="7F3D82DB" w:rsidR="1FE9E474">
        <w:rPr>
          <w:rFonts w:ascii="Times New Roman" w:hAnsi="Times New Roman" w:eastAsia="Times New Roman" w:cs="Times New Roman"/>
        </w:rPr>
        <w:t>y</w:t>
      </w:r>
      <w:r w:rsidRPr="7F3D82DB" w:rsidR="4F15C83D">
        <w:rPr>
          <w:rFonts w:ascii="Times New Roman" w:hAnsi="Times New Roman" w:eastAsia="Times New Roman" w:cs="Times New Roman"/>
        </w:rPr>
        <w:t>.</w:t>
      </w:r>
      <w:r w:rsidRPr="7F3D82DB" w:rsidR="3B924F30">
        <w:rPr>
          <w:rFonts w:ascii="Times New Roman" w:hAnsi="Times New Roman" w:eastAsia="Times New Roman" w:cs="Times New Roman"/>
        </w:rPr>
        <w:t xml:space="preserve"> </w:t>
      </w:r>
    </w:p>
    <w:p w:rsidR="3B924F30" w:rsidP="7F3D82DB" w:rsidRDefault="3B924F30" w14:paraId="2C0411C1" w14:textId="4A98ADF2">
      <w:pPr>
        <w:pStyle w:val="Normal"/>
        <w:rPr>
          <w:rFonts w:ascii="Times New Roman" w:hAnsi="Times New Roman" w:eastAsia="Times New Roman" w:cs="Times New Roman"/>
        </w:rPr>
      </w:pPr>
      <w:r w:rsidRPr="7F3D82DB" w:rsidR="3B924F30">
        <w:rPr>
          <w:rFonts w:ascii="Times New Roman" w:hAnsi="Times New Roman" w:eastAsia="Times New Roman" w:cs="Times New Roman"/>
        </w:rPr>
        <w:t xml:space="preserve">Some of Dr. Gotanda’s pictures can be found at </w:t>
      </w:r>
      <w:r>
        <w:fldChar w:fldCharType="begin"/>
      </w:r>
      <w:ins w:author="Guest User" w:date="2026-03-23T15:13:00.745Z" w16du:dateUtc="2026-03-23T15:13:00.745Z" w:id="1067226428">
        <w:r>
          <w:instrText xml:space="preserve">HYPERLINK "https://www.pidgephotography.com/" </w:instrText>
        </w:r>
      </w:ins>
      <w:r>
        <w:fldChar w:fldCharType="separate"/>
      </w:r>
      <w:r w:rsidRPr="7F3D82DB" w:rsidR="3B924F30">
        <w:rPr>
          <w:rStyle w:val="Hyperlink"/>
          <w:rFonts w:ascii="Times New Roman" w:hAnsi="Times New Roman" w:eastAsia="Times New Roman" w:cs="Times New Roman"/>
        </w:rPr>
        <w:t>https://www.pidgephotography.com/</w:t>
      </w:r>
      <w:r>
        <w:fldChar w:fldCharType="end"/>
      </w:r>
      <w:r w:rsidRPr="7F3D82DB" w:rsidR="3B924F30">
        <w:rPr>
          <w:rFonts w:ascii="Times New Roman" w:hAnsi="Times New Roman" w:eastAsia="Times New Roman" w:cs="Times New Roman"/>
        </w:rPr>
        <w:t xml:space="preserve"> </w:t>
      </w:r>
    </w:p>
    <w:p w:rsidR="7F3D82DB" w:rsidP="7F3D82DB" w:rsidRDefault="7F3D82DB" w14:paraId="09E7CF83" w14:textId="1C9AA4B5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F4764"/>
    <w:rsid w:val="0082E70B"/>
    <w:rsid w:val="0101B575"/>
    <w:rsid w:val="012819BC"/>
    <w:rsid w:val="019191E0"/>
    <w:rsid w:val="01DE5972"/>
    <w:rsid w:val="0265F72F"/>
    <w:rsid w:val="02B35F73"/>
    <w:rsid w:val="035F34DE"/>
    <w:rsid w:val="04BB3D30"/>
    <w:rsid w:val="04E0FD0F"/>
    <w:rsid w:val="075EC665"/>
    <w:rsid w:val="07C5E816"/>
    <w:rsid w:val="08BD2E9B"/>
    <w:rsid w:val="08FBEADF"/>
    <w:rsid w:val="09055F29"/>
    <w:rsid w:val="0907C4AB"/>
    <w:rsid w:val="0AAD2203"/>
    <w:rsid w:val="0AD23ED5"/>
    <w:rsid w:val="0B428047"/>
    <w:rsid w:val="0B9C0869"/>
    <w:rsid w:val="0BDF54B8"/>
    <w:rsid w:val="0C31FAB8"/>
    <w:rsid w:val="0CC394E6"/>
    <w:rsid w:val="0D0FA60D"/>
    <w:rsid w:val="0D283CA0"/>
    <w:rsid w:val="0E66ACF7"/>
    <w:rsid w:val="0F13D0C5"/>
    <w:rsid w:val="0FE17419"/>
    <w:rsid w:val="103C3A82"/>
    <w:rsid w:val="10734341"/>
    <w:rsid w:val="11B0018B"/>
    <w:rsid w:val="13145550"/>
    <w:rsid w:val="13FA11AC"/>
    <w:rsid w:val="14C17A13"/>
    <w:rsid w:val="152A1FFD"/>
    <w:rsid w:val="15DB584C"/>
    <w:rsid w:val="167E14CD"/>
    <w:rsid w:val="168980B6"/>
    <w:rsid w:val="16BD9D05"/>
    <w:rsid w:val="17346FC2"/>
    <w:rsid w:val="178A6CA0"/>
    <w:rsid w:val="17C5D71C"/>
    <w:rsid w:val="1845FE24"/>
    <w:rsid w:val="19B899BA"/>
    <w:rsid w:val="1AA0B166"/>
    <w:rsid w:val="1BF28FAF"/>
    <w:rsid w:val="1DDE67C2"/>
    <w:rsid w:val="1E4E0165"/>
    <w:rsid w:val="1F32FD01"/>
    <w:rsid w:val="1F51C890"/>
    <w:rsid w:val="1FE9E474"/>
    <w:rsid w:val="229CDAA9"/>
    <w:rsid w:val="2304601B"/>
    <w:rsid w:val="2334DBB7"/>
    <w:rsid w:val="25DAD191"/>
    <w:rsid w:val="26511C86"/>
    <w:rsid w:val="27C5BD69"/>
    <w:rsid w:val="29766EDB"/>
    <w:rsid w:val="29BA062C"/>
    <w:rsid w:val="2B0EFFDF"/>
    <w:rsid w:val="2C4F35E4"/>
    <w:rsid w:val="2E0B7DD9"/>
    <w:rsid w:val="2E3894CC"/>
    <w:rsid w:val="2E4B25FE"/>
    <w:rsid w:val="2E6F8BA7"/>
    <w:rsid w:val="2EA7F4EF"/>
    <w:rsid w:val="2F6BFA19"/>
    <w:rsid w:val="31134BE1"/>
    <w:rsid w:val="31AFFE93"/>
    <w:rsid w:val="33F621BC"/>
    <w:rsid w:val="346E8754"/>
    <w:rsid w:val="34717193"/>
    <w:rsid w:val="354DA19B"/>
    <w:rsid w:val="3586C69F"/>
    <w:rsid w:val="3592DC0F"/>
    <w:rsid w:val="361780C7"/>
    <w:rsid w:val="38464414"/>
    <w:rsid w:val="3967AD73"/>
    <w:rsid w:val="397D7884"/>
    <w:rsid w:val="3A13EE71"/>
    <w:rsid w:val="3AFC35E3"/>
    <w:rsid w:val="3B46BAE1"/>
    <w:rsid w:val="3B924F30"/>
    <w:rsid w:val="3BBD50D7"/>
    <w:rsid w:val="3BBE625B"/>
    <w:rsid w:val="3BDE5B60"/>
    <w:rsid w:val="3BF21069"/>
    <w:rsid w:val="3C88E4C5"/>
    <w:rsid w:val="3C8A7E9C"/>
    <w:rsid w:val="3CD44E7E"/>
    <w:rsid w:val="3E6B47B6"/>
    <w:rsid w:val="3E6F5084"/>
    <w:rsid w:val="3EA7551D"/>
    <w:rsid w:val="4140DBF6"/>
    <w:rsid w:val="416AAC70"/>
    <w:rsid w:val="41D8129F"/>
    <w:rsid w:val="41E81938"/>
    <w:rsid w:val="43155511"/>
    <w:rsid w:val="442D38B5"/>
    <w:rsid w:val="450D85C9"/>
    <w:rsid w:val="4514B5C5"/>
    <w:rsid w:val="455A112A"/>
    <w:rsid w:val="462AC3F2"/>
    <w:rsid w:val="46ABE41C"/>
    <w:rsid w:val="46FC5FDB"/>
    <w:rsid w:val="47AFAC27"/>
    <w:rsid w:val="4918CD86"/>
    <w:rsid w:val="49A97348"/>
    <w:rsid w:val="49CCE4E1"/>
    <w:rsid w:val="49D67842"/>
    <w:rsid w:val="49F97489"/>
    <w:rsid w:val="4AD22AEA"/>
    <w:rsid w:val="4BD9A10B"/>
    <w:rsid w:val="4CBC1041"/>
    <w:rsid w:val="4EDDCB6A"/>
    <w:rsid w:val="4F15C83D"/>
    <w:rsid w:val="500ED09F"/>
    <w:rsid w:val="505A094B"/>
    <w:rsid w:val="50DD145D"/>
    <w:rsid w:val="51C29A38"/>
    <w:rsid w:val="51C37B17"/>
    <w:rsid w:val="52028F6A"/>
    <w:rsid w:val="53B09C53"/>
    <w:rsid w:val="5451C6C0"/>
    <w:rsid w:val="546A104D"/>
    <w:rsid w:val="546EB96E"/>
    <w:rsid w:val="55315531"/>
    <w:rsid w:val="558DD1E6"/>
    <w:rsid w:val="56667A1A"/>
    <w:rsid w:val="57F712B5"/>
    <w:rsid w:val="59802B33"/>
    <w:rsid w:val="5AAB0002"/>
    <w:rsid w:val="5B48EB41"/>
    <w:rsid w:val="5B81B1FA"/>
    <w:rsid w:val="5B9DE0A7"/>
    <w:rsid w:val="5CAE53E4"/>
    <w:rsid w:val="5E8DA015"/>
    <w:rsid w:val="5F44DC67"/>
    <w:rsid w:val="5F4C0D8F"/>
    <w:rsid w:val="5F9056BB"/>
    <w:rsid w:val="5FEA4AAC"/>
    <w:rsid w:val="61609C00"/>
    <w:rsid w:val="618B9EE7"/>
    <w:rsid w:val="63B5161D"/>
    <w:rsid w:val="649C42FF"/>
    <w:rsid w:val="65ADAE78"/>
    <w:rsid w:val="65DF4764"/>
    <w:rsid w:val="66CA34B8"/>
    <w:rsid w:val="66E2A447"/>
    <w:rsid w:val="67489AFF"/>
    <w:rsid w:val="67570EC4"/>
    <w:rsid w:val="67C3AA32"/>
    <w:rsid w:val="68343737"/>
    <w:rsid w:val="68B72501"/>
    <w:rsid w:val="68F73F3D"/>
    <w:rsid w:val="6C588CE4"/>
    <w:rsid w:val="6C9494EA"/>
    <w:rsid w:val="6CE67FEB"/>
    <w:rsid w:val="6D37652A"/>
    <w:rsid w:val="6DF62798"/>
    <w:rsid w:val="6E0F4CBC"/>
    <w:rsid w:val="6EC7E0DE"/>
    <w:rsid w:val="6F320BF1"/>
    <w:rsid w:val="701EAD6A"/>
    <w:rsid w:val="70BCDF09"/>
    <w:rsid w:val="7164DCE0"/>
    <w:rsid w:val="733D5BA7"/>
    <w:rsid w:val="74075ABD"/>
    <w:rsid w:val="74366DC9"/>
    <w:rsid w:val="74E23280"/>
    <w:rsid w:val="75EBE433"/>
    <w:rsid w:val="768E9747"/>
    <w:rsid w:val="7791FD97"/>
    <w:rsid w:val="77C28FDC"/>
    <w:rsid w:val="77F7A308"/>
    <w:rsid w:val="7ADCA72E"/>
    <w:rsid w:val="7B8B926E"/>
    <w:rsid w:val="7C30FC18"/>
    <w:rsid w:val="7E165C3A"/>
    <w:rsid w:val="7EF39242"/>
    <w:rsid w:val="7F3D8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9A1D"/>
  <w15:chartTrackingRefBased/>
  <w15:docId w15:val="{185079F8-7227-46E7-B9F1-DD226E9A2A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3D82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F3D82D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7F3D82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EEF46E9D-88D0-44E6-9F43-E87EC7733BBF}"/>
</file>

<file path=customXml/itemProps2.xml><?xml version="1.0" encoding="utf-8"?>
<ds:datastoreItem xmlns:ds="http://schemas.openxmlformats.org/officeDocument/2006/customXml" ds:itemID="{ECEA1E84-29A5-4A6C-882E-62CFD9AD1C02}"/>
</file>

<file path=customXml/itemProps3.xml><?xml version="1.0" encoding="utf-8"?>
<ds:datastoreItem xmlns:ds="http://schemas.openxmlformats.org/officeDocument/2006/customXml" ds:itemID="{3211DB72-5F23-4533-8CD5-E896EB59706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Benton</dc:creator>
  <cp:keywords/>
  <dc:description/>
  <cp:lastModifiedBy>Nicholas Benton</cp:lastModifiedBy>
  <dcterms:created xsi:type="dcterms:W3CDTF">2026-03-22T15:24:17Z</dcterms:created>
  <dcterms:modified xsi:type="dcterms:W3CDTF">2026-03-23T15:45:32Z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